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Work Sans" w:cs="Work Sans" w:eastAsia="Work Sans" w:hAnsi="Work Sans"/>
          <w:color w:val="bc7913"/>
          <w:sz w:val="36"/>
          <w:szCs w:val="36"/>
        </w:rPr>
      </w:pPr>
      <w:r w:rsidDel="00000000" w:rsidR="00000000" w:rsidRPr="00000000">
        <w:rPr>
          <w:rFonts w:ascii="Work Sans" w:cs="Work Sans" w:eastAsia="Work Sans" w:hAnsi="Work Sans"/>
          <w:color w:val="bc7913"/>
          <w:sz w:val="36"/>
          <w:szCs w:val="36"/>
          <w:rtl w:val="0"/>
        </w:rPr>
        <w:t xml:space="preserve">Steamology Institute | Festival Steam Class’May-24</w:t>
      </w:r>
    </w:p>
    <w:p w:rsidR="00000000" w:rsidDel="00000000" w:rsidP="00000000" w:rsidRDefault="00000000" w:rsidRPr="00000000" w14:paraId="00000002">
      <w:pPr>
        <w:jc w:val="center"/>
        <w:rPr>
          <w:rFonts w:ascii="Work Sans" w:cs="Work Sans" w:eastAsia="Work Sans" w:hAnsi="Work Sans"/>
          <w:color w:val="bc7913"/>
          <w:sz w:val="36"/>
          <w:szCs w:val="36"/>
        </w:rPr>
      </w:pPr>
      <w:r w:rsidDel="00000000" w:rsidR="00000000" w:rsidRPr="00000000">
        <w:rPr>
          <w:rFonts w:ascii="Work Sans" w:cs="Work Sans" w:eastAsia="Work Sans" w:hAnsi="Work Sans"/>
          <w:color w:val="bc7913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Work Sans" w:cs="Work Sans" w:eastAsia="Work Sans" w:hAnsi="Work Sans"/>
          <w:color w:val="bc7913"/>
          <w:sz w:val="36"/>
          <w:szCs w:val="36"/>
        </w:rPr>
      </w:pPr>
      <w:r w:rsidDel="00000000" w:rsidR="00000000" w:rsidRPr="00000000">
        <w:rPr>
          <w:rFonts w:ascii="Work Sans" w:cs="Work Sans" w:eastAsia="Work Sans" w:hAnsi="Work Sans"/>
          <w:color w:val="bc7913"/>
          <w:sz w:val="36"/>
          <w:szCs w:val="36"/>
          <w:rtl w:val="0"/>
        </w:rPr>
        <w:t xml:space="preserve">Упражнения по подготовке steam practitioneers к фестивальным баням</w:t>
      </w:r>
    </w:p>
    <w:p w:rsidR="00000000" w:rsidDel="00000000" w:rsidP="00000000" w:rsidRDefault="00000000" w:rsidRPr="00000000" w14:paraId="00000004">
      <w:pPr>
        <w:jc w:val="center"/>
        <w:rPr>
          <w:rFonts w:ascii="Work Sans" w:cs="Work Sans" w:eastAsia="Work Sans" w:hAnsi="Work Sans"/>
          <w:color w:val="bc791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Work Sans" w:cs="Work Sans" w:eastAsia="Work Sans" w:hAnsi="Work Sans"/>
          <w:color w:val="bc7913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Work Sans" w:cs="Work Sans" w:eastAsia="Work Sans" w:hAnsi="Work Sans"/>
          <w:color w:val="202124"/>
          <w:highlight w:val="white"/>
        </w:rPr>
      </w:pPr>
      <w:r w:rsidDel="00000000" w:rsidR="00000000" w:rsidRPr="00000000">
        <w:rPr>
          <w:rFonts w:ascii="Work Sans" w:cs="Work Sans" w:eastAsia="Work Sans" w:hAnsi="Work Sans"/>
          <w:color w:val="bc7913"/>
          <w:sz w:val="36"/>
          <w:szCs w:val="36"/>
          <w:rtl w:val="0"/>
        </w:rPr>
        <w:br w:type="textWrapping"/>
      </w:r>
      <w:r w:rsidDel="00000000" w:rsidR="00000000" w:rsidRPr="00000000">
        <w:rPr>
          <w:rFonts w:ascii="Work Sans" w:cs="Work Sans" w:eastAsia="Work Sans" w:hAnsi="Work Sans"/>
          <w:b w:val="1"/>
          <w:bCs w:val="1"/>
          <w:color w:val="202124"/>
          <w:highlight w:val="white"/>
          <w:rtl w:val="0"/>
        </w:rPr>
        <w:t xml:space="preserve">Instagram </w:t>
      </w:r>
      <w:r w:rsidDel="00000000" w:rsidR="00000000" w:rsidRPr="00000000">
        <w:rPr>
          <w:rFonts w:ascii="Work Sans" w:cs="Work Sans" w:eastAsia="Work Sans" w:hAnsi="Work Sans"/>
          <w:color w:val="202124"/>
          <w:highlight w:val="white"/>
          <w:rtl w:val="0"/>
        </w:rPr>
        <w:t xml:space="preserve">| Steamology Institute</w:t>
      </w:r>
    </w:p>
    <w:p w:rsidR="00000000" w:rsidDel="00000000" w:rsidP="00000000" w:rsidRDefault="00000000" w:rsidRPr="00000000" w14:paraId="00000007">
      <w:pPr>
        <w:jc w:val="center"/>
        <w:rPr>
          <w:rFonts w:ascii="Work Sans" w:cs="Work Sans" w:eastAsia="Work Sans" w:hAnsi="Work Sans"/>
          <w:color w:val="1155cc"/>
          <w:highlight w:val="white"/>
          <w:u w:val="single"/>
        </w:rPr>
      </w:pPr>
      <w:hyperlink r:id="rId6">
        <w:r w:rsidDel="00000000" w:rsidR="00000000" w:rsidRPr="00000000">
          <w:rPr>
            <w:rFonts w:ascii="Work Sans" w:cs="Work Sans" w:eastAsia="Work Sans" w:hAnsi="Work Sans"/>
            <w:color w:val="1155cc"/>
            <w:highlight w:val="white"/>
            <w:u w:val="single"/>
            <w:rtl w:val="0"/>
          </w:rPr>
          <w:t xml:space="preserve">https://www.instagram.com/steamology.institute/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Work Sans" w:cs="Work Sans" w:eastAsia="Work Sans" w:hAnsi="Work Sans"/>
          <w:color w:val="202124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202124"/>
          <w:highlight w:val="white"/>
          <w:rtl w:val="0"/>
        </w:rPr>
        <w:t xml:space="preserve">Telegram</w:t>
      </w:r>
      <w:r w:rsidDel="00000000" w:rsidR="00000000" w:rsidRPr="00000000">
        <w:rPr>
          <w:rFonts w:ascii="Work Sans" w:cs="Work Sans" w:eastAsia="Work Sans" w:hAnsi="Work Sans"/>
          <w:color w:val="202124"/>
          <w:highlight w:val="white"/>
          <w:rtl w:val="0"/>
        </w:rPr>
        <w:t xml:space="preserve"> | Steamology Instutite</w:t>
      </w:r>
    </w:p>
    <w:p w:rsidR="00000000" w:rsidDel="00000000" w:rsidP="00000000" w:rsidRDefault="00000000" w:rsidRPr="00000000" w14:paraId="00000009">
      <w:pPr>
        <w:jc w:val="center"/>
        <w:rPr>
          <w:rFonts w:ascii="Work Sans" w:cs="Work Sans" w:eastAsia="Work Sans" w:hAnsi="Work Sans"/>
          <w:color w:val="1155cc"/>
          <w:highlight w:val="white"/>
          <w:u w:val="single"/>
        </w:rPr>
      </w:pPr>
      <w:hyperlink r:id="rId7">
        <w:r w:rsidDel="00000000" w:rsidR="00000000" w:rsidRPr="00000000">
          <w:rPr>
            <w:rFonts w:ascii="Work Sans" w:cs="Work Sans" w:eastAsia="Work Sans" w:hAnsi="Work Sans"/>
            <w:color w:val="1155cc"/>
            <w:highlight w:val="white"/>
            <w:u w:val="single"/>
            <w:rtl w:val="0"/>
          </w:rPr>
          <w:t xml:space="preserve">https://t.me/steamologyinstitute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jc w:val="center"/>
        <w:rPr>
          <w:rFonts w:ascii="Work Sans" w:cs="Work Sans" w:eastAsia="Work Sans" w:hAnsi="Work Sans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Work Sans" w:cs="Work Sans" w:eastAsia="Work Sans" w:hAnsi="Work Sans"/>
          <w:color w:val="20212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202124"/>
          <w:rtl w:val="0"/>
        </w:rPr>
        <w:t xml:space="preserve">Instagram </w:t>
      </w:r>
      <w:r w:rsidDel="00000000" w:rsidR="00000000" w:rsidRPr="00000000">
        <w:rPr>
          <w:rFonts w:ascii="Work Sans" w:cs="Work Sans" w:eastAsia="Work Sans" w:hAnsi="Work Sans"/>
          <w:color w:val="202124"/>
          <w:rtl w:val="0"/>
        </w:rPr>
        <w:t xml:space="preserve">фасилитатора курса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color w:val="202124"/>
          <w:rtl w:val="0"/>
        </w:rPr>
        <w:t xml:space="preserve">Антона Титова</w:t>
      </w:r>
      <w:r w:rsidDel="00000000" w:rsidR="00000000" w:rsidRPr="00000000">
        <w:rPr>
          <w:rFonts w:ascii="Work Sans" w:cs="Work Sans" w:eastAsia="Work Sans" w:hAnsi="Work Sans"/>
          <w:color w:val="202124"/>
          <w:rtl w:val="0"/>
        </w:rPr>
        <w:t xml:space="preserve">: </w:t>
      </w:r>
    </w:p>
    <w:p w:rsidR="00000000" w:rsidDel="00000000" w:rsidP="00000000" w:rsidRDefault="00000000" w:rsidRPr="00000000" w14:paraId="0000000C">
      <w:pPr>
        <w:shd w:fill="ffffff" w:val="clear"/>
        <w:jc w:val="center"/>
        <w:rPr>
          <w:rFonts w:ascii="Work Sans" w:cs="Work Sans" w:eastAsia="Work Sans" w:hAnsi="Work Sans"/>
          <w:color w:val="1155cc"/>
          <w:u w:val="single"/>
        </w:rPr>
      </w:pPr>
      <w:hyperlink r:id="rId8">
        <w:r w:rsidDel="00000000" w:rsidR="00000000" w:rsidRPr="00000000">
          <w:rPr>
            <w:rFonts w:ascii="Work Sans" w:cs="Work Sans" w:eastAsia="Work Sans" w:hAnsi="Work Sans"/>
            <w:color w:val="1155cc"/>
            <w:u w:val="single"/>
            <w:rtl w:val="0"/>
          </w:rPr>
          <w:t xml:space="preserve">https://www.instagram.com/antonletit/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jc w:val="center"/>
        <w:rPr>
          <w:rFonts w:ascii="Work Sans" w:cs="Work Sans" w:eastAsia="Work Sans" w:hAnsi="Work Sans"/>
          <w:color w:val="20212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202124"/>
          <w:rtl w:val="0"/>
        </w:rPr>
        <w:t xml:space="preserve">Telegram </w:t>
      </w:r>
      <w:r w:rsidDel="00000000" w:rsidR="00000000" w:rsidRPr="00000000">
        <w:rPr>
          <w:rFonts w:ascii="Work Sans" w:cs="Work Sans" w:eastAsia="Work Sans" w:hAnsi="Work Sans"/>
          <w:color w:val="202124"/>
          <w:rtl w:val="0"/>
        </w:rPr>
        <w:t xml:space="preserve">фасилитатора курса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color w:val="202124"/>
          <w:rtl w:val="0"/>
        </w:rPr>
        <w:t xml:space="preserve">Антона Титова</w:t>
      </w:r>
      <w:r w:rsidDel="00000000" w:rsidR="00000000" w:rsidRPr="00000000">
        <w:rPr>
          <w:rFonts w:ascii="Work Sans" w:cs="Work Sans" w:eastAsia="Work Sans" w:hAnsi="Work Sans"/>
          <w:color w:val="202124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shd w:fill="ffffff" w:val="clear"/>
        <w:jc w:val="center"/>
        <w:rPr>
          <w:rFonts w:ascii="Work Sans" w:cs="Work Sans" w:eastAsia="Work Sans" w:hAnsi="Work Sans"/>
          <w:color w:val="1155cc"/>
          <w:u w:val="single"/>
        </w:rPr>
      </w:pPr>
      <w:hyperlink r:id="rId9">
        <w:r w:rsidDel="00000000" w:rsidR="00000000" w:rsidRPr="00000000">
          <w:rPr>
            <w:rFonts w:ascii="Work Sans" w:cs="Work Sans" w:eastAsia="Work Sans" w:hAnsi="Work Sans"/>
            <w:color w:val="1155cc"/>
            <w:u w:val="single"/>
            <w:rtl w:val="0"/>
          </w:rPr>
          <w:t xml:space="preserve">https://t.me/technoshaman777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9"/>
        </w:numPr>
        <w:ind w:left="720" w:hanging="360"/>
        <w:rPr/>
      </w:pPr>
      <w:bookmarkStart w:colFirst="0" w:colLast="0" w:name="_p6lbe0pp0skr" w:id="0"/>
      <w:bookmarkEnd w:id="0"/>
      <w:r w:rsidDel="00000000" w:rsidR="00000000" w:rsidRPr="00000000">
        <w:rPr>
          <w:rtl w:val="0"/>
        </w:rPr>
        <w:t xml:space="preserve">Блок “Знакомство с пространством”</w:t>
      </w:r>
    </w:p>
    <w:p w:rsidR="00000000" w:rsidDel="00000000" w:rsidP="00000000" w:rsidRDefault="00000000" w:rsidRPr="00000000" w14:paraId="00000013">
      <w:pPr>
        <w:rPr>
          <w:rFonts w:ascii="Alegreya Sans" w:cs="Alegreya Sans" w:eastAsia="Alegreya Sans" w:hAnsi="Alegreya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</w:t>
      </w:r>
      <w:r w:rsidDel="00000000" w:rsidR="00000000" w:rsidRPr="00000000">
        <w:rPr>
          <w:rFonts w:ascii="Arial" w:cs="Arial" w:eastAsia="Arial" w:hAnsi="Arial"/>
          <w:rtl w:val="0"/>
        </w:rPr>
        <w:t xml:space="preserve">: научиться наблюдать пространство коллективной банной сессии</w:t>
      </w:r>
    </w:p>
    <w:p w:rsidR="00000000" w:rsidDel="00000000" w:rsidP="00000000" w:rsidRDefault="00000000" w:rsidRPr="00000000" w14:paraId="00000015">
      <w:pPr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Контекст</w:t>
      </w:r>
      <w:r w:rsidDel="00000000" w:rsidR="00000000" w:rsidRPr="00000000">
        <w:rPr>
          <w:rFonts w:ascii="Arial" w:cs="Arial" w:eastAsia="Arial" w:hAnsi="Arial"/>
          <w:rtl w:val="0"/>
        </w:rPr>
        <w:t xml:space="preserve">: во время сессий на фестивалях от команды ведущих сессии (лидера и участников) потребуется способность замечать состояния своё (индивидуальное), остальных ведущих, гостей, само пространство сессии как таковое. </w:t>
      </w:r>
    </w:p>
    <w:p w:rsidR="00000000" w:rsidDel="00000000" w:rsidP="00000000" w:rsidRDefault="00000000" w:rsidRPr="00000000" w14:paraId="00000016">
      <w:pPr>
        <w:rPr>
          <w:rFonts w:ascii="Alegreya Sans" w:cs="Alegreya Sans" w:eastAsia="Alegreya Sans" w:hAnsi="Alegrey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legreya Sans" w:cs="Alegreya Sans" w:eastAsia="Alegreya Sans" w:hAnsi="Alegreya Sans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Упражнения:</w:t>
      </w:r>
    </w:p>
    <w:p w:rsidR="00000000" w:rsidDel="00000000" w:rsidP="00000000" w:rsidRDefault="00000000" w:rsidRPr="00000000" w14:paraId="00000018">
      <w:pPr>
        <w:rPr>
          <w:rFonts w:ascii="Alegreya Sans" w:cs="Alegreya Sans" w:eastAsia="Alegreya Sans" w:hAnsi="Alegrey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b w:val="1"/>
          <w:bCs w:val="1"/>
        </w:rPr>
      </w:pPr>
      <w:bookmarkStart w:colFirst="0" w:colLast="0" w:name="_lj7ts6n99pmr" w:id="1"/>
      <w:bookmarkEnd w:id="1"/>
      <w:r w:rsidDel="00000000" w:rsidR="00000000" w:rsidRPr="00000000">
        <w:rPr>
          <w:rtl w:val="0"/>
        </w:rPr>
        <w:t xml:space="preserve">1.1. </w:t>
      </w:r>
      <w:r w:rsidDel="00000000" w:rsidR="00000000" w:rsidRPr="00000000">
        <w:rPr>
          <w:b w:val="1"/>
          <w:bCs w:val="1"/>
          <w:rtl w:val="0"/>
        </w:rPr>
        <w:t xml:space="preserve">“Слушать пространство - 1” (20 мин)</w:t>
      </w:r>
    </w:p>
    <w:p w:rsidR="00000000" w:rsidDel="00000000" w:rsidP="00000000" w:rsidRDefault="00000000" w:rsidRPr="00000000" w14:paraId="0000001A">
      <w:pPr>
        <w:ind w:firstLine="72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Разбились на пары. Каждый приводит себя в порядок (проверяет и приводит в порядок состояние своего тела, энергии, ума; расслабляется).  Парная, желательно, достаточно тёмная. В парной - молча. Кто-то один поддаёт всё упражнение.</w:t>
      </w:r>
    </w:p>
    <w:p w:rsidR="00000000" w:rsidDel="00000000" w:rsidP="00000000" w:rsidRDefault="00000000" w:rsidRPr="00000000" w14:paraId="0000001B">
      <w:pPr>
        <w:ind w:firstLine="72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Общая задача и намерение -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научиться замечать изменения.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rFonts w:ascii="Alegreya Sans" w:cs="Alegreya Sans" w:eastAsia="Alegreya Sans" w:hAnsi="Alegreya Sans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Совместный договор: все собрались вне парной, прочитали и обсудили упражнение. После этого -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ТИШИНА.</w:t>
      </w:r>
    </w:p>
    <w:p w:rsidR="00000000" w:rsidDel="00000000" w:rsidP="00000000" w:rsidRDefault="00000000" w:rsidRPr="00000000" w14:paraId="0000001D">
      <w:pPr>
        <w:ind w:firstLine="72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Зашли в парную. Посидите в тишине до тех пор, пока не заметите, что что-то открылось и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можно начинать.</w:t>
      </w:r>
      <w:r w:rsidDel="00000000" w:rsidR="00000000" w:rsidRPr="00000000">
        <w:rPr>
          <w:rFonts w:ascii="Arial" w:cs="Arial" w:eastAsia="Arial" w:hAnsi="Arial"/>
          <w:rtl w:val="0"/>
        </w:rPr>
        <w:t xml:space="preserve"> Совместный потейный заход - поддать, смыть, зайти снова.</w:t>
      </w:r>
    </w:p>
    <w:p w:rsidR="00000000" w:rsidDel="00000000" w:rsidP="00000000" w:rsidRDefault="00000000" w:rsidRPr="00000000" w14:paraId="0000001E">
      <w:pPr>
        <w:ind w:firstLine="72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Основной заход: в каждой паре - сидя на полке друг напротив друга, глаза закрыты. Две поддачи.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До поддачи: практик последовательно наблюдает “Я” (своё состояние - тела, энергии и ума), Другое “Я” (состояние напарника), меж-пространство (пространство МЕЖДУ напарниками)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144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Добавляем пар: снова наблюдаем изменения в “Я”, Другом “Я”, меж-пространстве</w:t>
        <w:tab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Добавляем пар снова: то же наблюдени</w:t>
      </w:r>
      <w:ins w:author="Max Bat" w:id="0" w:date="2026-09-10T17:26:47Z">
        <w:r w:rsidDel="00000000" w:rsidR="00000000" w:rsidRPr="00000000">
          <w:rPr>
            <w:rFonts w:ascii="Alegreya Sans" w:cs="Alegreya Sans" w:eastAsia="Alegreya Sans" w:hAnsi="Alegreya Sans"/>
            <w:rtl w:val="0"/>
          </w:rPr>
          <w:tab/>
        </w:r>
      </w:ins>
      <w:r w:rsidDel="00000000" w:rsidR="00000000" w:rsidRPr="00000000">
        <w:rPr>
          <w:rFonts w:ascii="Arial" w:cs="Arial" w:eastAsia="Arial" w:hAnsi="Arial"/>
          <w:rtl w:val="0"/>
        </w:rPr>
        <w:t xml:space="preserve">е, плюс наблюдайте ещё и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тишину всей парной.</w:t>
      </w:r>
    </w:p>
    <w:p w:rsidR="00000000" w:rsidDel="00000000" w:rsidP="00000000" w:rsidRDefault="00000000" w:rsidRPr="00000000" w14:paraId="00000022">
      <w:pPr>
        <w:ind w:firstLine="720"/>
        <w:rPr>
          <w:rFonts w:ascii="Alegreya Sans" w:cs="Alegreya Sans" w:eastAsia="Alegreya Sans" w:hAnsi="Alegreya Sans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Закрытие пространства - все молча выходят, когда замечаете, чтоми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можно завершать.</w:t>
      </w:r>
    </w:p>
    <w:p w:rsidR="00000000" w:rsidDel="00000000" w:rsidP="00000000" w:rsidRDefault="00000000" w:rsidRPr="00000000" w14:paraId="00000023">
      <w:pPr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Вышли, отдохнули, помолчали, записали впечатления.</w:t>
      </w:r>
    </w:p>
    <w:p w:rsidR="00000000" w:rsidDel="00000000" w:rsidP="00000000" w:rsidRDefault="00000000" w:rsidRPr="00000000" w14:paraId="00000024">
      <w:pPr>
        <w:rPr>
          <w:rFonts w:ascii="Alegreya Sans" w:cs="Alegreya Sans" w:eastAsia="Alegreya Sans" w:hAnsi="Alegrey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b w:val="1"/>
          <w:bCs w:val="1"/>
        </w:rPr>
      </w:pPr>
      <w:bookmarkStart w:colFirst="0" w:colLast="0" w:name="_dmrymzihzceg" w:id="2"/>
      <w:bookmarkEnd w:id="2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b w:val="1"/>
          <w:bCs w:val="1"/>
          <w:rtl w:val="0"/>
        </w:rPr>
        <w:t xml:space="preserve">“Слушать пространство - 2 , простое парение” (90 мин)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От 1 до 3 ведущих для всего упражнения - из “главных по сессиям”. Все участники перед началом внимательно читают описание упражнения столько раз, сколько нужно для запоминания.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Участники разбиваются на пары: А (практик) и Б. Парная, желательно, достаточно тёмная, в парной - молча. От начала и до конца процесса А и Б внимательно замечают изменения в своём состоянии (я отмечаю знаком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rtl w:val="0"/>
        </w:rPr>
        <w:t xml:space="preserve">моменты, в которых практику обязательно нужно остановиться и понаблюдать). Ничего не форсировать, не додумывать, не фантазировать - что есть, то замечаем, чего нет - того нет. Вопросы для наблюдения: “Что изменилось во мне? Что изменилось в нём/ней? Что изменилось в пространстве?”</w:t>
      </w:r>
    </w:p>
    <w:p w:rsidR="00000000" w:rsidDel="00000000" w:rsidP="00000000" w:rsidRDefault="00000000" w:rsidRPr="00000000" w14:paraId="00000028">
      <w:pPr>
        <w:rPr>
          <w:rFonts w:ascii="Alegreya Sans" w:cs="Alegreya Sans" w:eastAsia="Alegreya Sans" w:hAnsi="Alegrey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Ведущий отвечает за поддачу и общий ритм, и внимательно наблюдает за процессом в парной (своё состояние, состояние группы в совокупности и в деталях), не делая более ничего кроме этого. Остальные ведущие просто наблюдают. Главные по поддаче сменяют друг друга между циклами (см ниже).</w:t>
      </w:r>
    </w:p>
    <w:p w:rsidR="00000000" w:rsidDel="00000000" w:rsidP="00000000" w:rsidRDefault="00000000" w:rsidRPr="00000000" w14:paraId="0000002A">
      <w:pPr>
        <w:ind w:left="720" w:firstLine="0"/>
        <w:rPr>
          <w:rFonts w:ascii="Alegreya Sans" w:cs="Alegreya Sans" w:eastAsia="Alegreya Sans" w:hAnsi="Alegrey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Один из ведущих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открывает процесс</w:t>
      </w:r>
      <w:r w:rsidDel="00000000" w:rsidR="00000000" w:rsidRPr="00000000">
        <w:rPr>
          <w:rFonts w:ascii="Alegreya Sans" w:cs="Alegreya Sans" w:eastAsia="Alegreya Sans" w:hAnsi="Alegreya Sans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Alegreya Sans" w:cs="Alegreya Sans" w:eastAsia="Alegreya Sans" w:hAnsi="Alegreya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rFonts w:ascii="Alegreya Sans" w:cs="Alegreya Sans" w:eastAsia="Alegreya Sans" w:hAnsi="Alegreya Sans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Цикл первый (30 мин).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Вне парной - Б заявляет намерение для парения (что-то простое), А принимает и соглашается парить.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rtl w:val="0"/>
        </w:rPr>
        <w:t xml:space="preserve">(!)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 парной - А готовит пространство - буквально - чистит полок, готовит веники и тп.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ind w:left="144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Приводит себя в порядок (проверяет и приводит в порядок состояние своего тела, энергии, ума; расслабляется)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ind w:left="144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Приглашает Б на полок (Б - лежит). 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Поддача.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rtl w:val="0"/>
        </w:rPr>
        <w:t xml:space="preserve">А здесь и далее наблюдает: состояние себя, состояние Б, пространство между А и Б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(эти три наблюдения - очень важны и их обязательно надо делать в этом упражнении)</w:t>
      </w:r>
      <w:r w:rsidDel="00000000" w:rsidR="00000000" w:rsidRPr="00000000">
        <w:rPr>
          <w:rFonts w:ascii="Alegreya Sans" w:cs="Alegreya Sans" w:eastAsia="Alegreya Sans" w:hAnsi="Alegreya Sans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Очень простое парение в четыре (4) прохода: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Бесконтактное (задача -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приблизиться</w:t>
      </w:r>
      <w:r w:rsidDel="00000000" w:rsidR="00000000" w:rsidRPr="00000000">
        <w:rPr>
          <w:rFonts w:ascii="Alegreya Sans" w:cs="Alegreya Sans" w:eastAsia="Alegreya Sans" w:hAnsi="Alegreya Sans"/>
          <w:rtl w:val="0"/>
        </w:rPr>
        <w:t xml:space="preserve">)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rtl w:val="0"/>
        </w:rPr>
        <w:t xml:space="preserve">(!)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Лёгкий контакт, действия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очищения</w:t>
      </w:r>
      <w:r w:rsidDel="00000000" w:rsidR="00000000" w:rsidRPr="00000000">
        <w:rPr>
          <w:rFonts w:ascii="Arial" w:cs="Arial" w:eastAsia="Arial" w:hAnsi="Arial"/>
          <w:rtl w:val="0"/>
        </w:rPr>
        <w:t xml:space="preserve">, снятия, убирания (лишнего) (для А - ничего не надо “стараться убирать”, просто наблюдайте, как лишнее уходит - если уходит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rtl w:val="0"/>
        </w:rPr>
        <w:t xml:space="preserve">) (!)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Контакт, действия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наполнения</w:t>
      </w:r>
      <w:r w:rsidDel="00000000" w:rsidR="00000000" w:rsidRPr="00000000">
        <w:rPr>
          <w:rFonts w:ascii="Arial" w:cs="Arial" w:eastAsia="Arial" w:hAnsi="Arial"/>
          <w:rtl w:val="0"/>
        </w:rPr>
        <w:t xml:space="preserve">, добавления (недостающего и нужного) (аналогично, ничего не надо “стараться добавить”, просто наблюдайте, как недостающее приходит - если приходит) 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Контакт, действие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завершения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rtl w:val="0"/>
        </w:rPr>
        <w:t xml:space="preserve">(!)</w:t>
      </w:r>
      <w:r w:rsidDel="00000000" w:rsidR="00000000" w:rsidRPr="00000000">
        <w:rPr>
          <w:rFonts w:ascii="Alegreya Sans" w:cs="Alegreya Sans" w:eastAsia="Alegreya Sans" w:hAnsi="Alegreya Sans"/>
          <w:rtl w:val="0"/>
        </w:rPr>
        <w:t xml:space="preserve">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А снова наблюдает: состояние себя, состояние Б, пространство между А и Б.</w:t>
        <w:br w:type="textWrapping"/>
        <w:t xml:space="preserve">При необходимости - мягкий контраст (тёплая вода). 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Завершили, поблагодарили, вышли. Отдохнули. </w:t>
        <w:br w:type="textWrapping"/>
        <w:t xml:space="preserve">Б сообщает А свои наблюдения. А и Б записывают, если нужно, свои наблюдения.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Alegreya Sans" w:cs="Alegreya Sans" w:eastAsia="Alegreya Sans" w:hAnsi="Alegrey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rFonts w:ascii="Alegreya Sans" w:cs="Alegreya Sans" w:eastAsia="Alegreya Sans" w:hAnsi="Alegreya Sans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Цикл второй (30 мин). 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А и Б сохраняют пары, но меняются местами и делают то же самое в новых ролях.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У ведущих добавляется наблюдение “Что поменялось после первого цикла”</w:t>
      </w:r>
    </w:p>
    <w:p w:rsidR="00000000" w:rsidDel="00000000" w:rsidP="00000000" w:rsidRDefault="00000000" w:rsidRPr="00000000" w14:paraId="0000003E">
      <w:pPr>
        <w:ind w:left="720" w:firstLine="0"/>
        <w:rPr>
          <w:rFonts w:ascii="Alegreya Sans" w:cs="Alegreya Sans" w:eastAsia="Alegreya Sans" w:hAnsi="Alegrey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Короткое обсуждение, по кругу, основных инсайтов - сперва участниками, потом ведущими.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greya Sans" w:cs="Alegreya Sans" w:eastAsia="Alegreya Sans" w:hAnsi="Alegreya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0"/>
          <w:numId w:val="9"/>
        </w:numPr>
        <w:ind w:left="720" w:hanging="360"/>
        <w:rPr/>
      </w:pPr>
      <w:bookmarkStart w:colFirst="0" w:colLast="0" w:name="_x766ci3xy15j" w:id="3"/>
      <w:bookmarkEnd w:id="3"/>
      <w:r w:rsidDel="00000000" w:rsidR="00000000" w:rsidRPr="00000000">
        <w:rPr>
          <w:rtl w:val="0"/>
        </w:rPr>
        <w:t xml:space="preserve">Блок “Синхронизация”</w:t>
      </w:r>
    </w:p>
    <w:p w:rsidR="00000000" w:rsidDel="00000000" w:rsidP="00000000" w:rsidRDefault="00000000" w:rsidRPr="00000000" w14:paraId="00000042">
      <w:pPr>
        <w:ind w:firstLine="720"/>
        <w:rPr>
          <w:rFonts w:ascii="Alegreya Sans" w:cs="Alegreya Sans" w:eastAsia="Alegreya Sans" w:hAnsi="Alegreya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Задача:</w:t>
      </w:r>
      <w:r w:rsidDel="00000000" w:rsidR="00000000" w:rsidRPr="00000000">
        <w:rPr>
          <w:rFonts w:ascii="Arial" w:cs="Arial" w:eastAsia="Arial" w:hAnsi="Arial"/>
          <w:rtl w:val="0"/>
        </w:rPr>
        <w:t xml:space="preserve"> научиться совместному действию во время коллективной банной сессии</w:t>
      </w:r>
    </w:p>
    <w:p w:rsidR="00000000" w:rsidDel="00000000" w:rsidP="00000000" w:rsidRDefault="00000000" w:rsidRPr="00000000" w14:paraId="00000044">
      <w:pPr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Контекст: </w:t>
      </w:r>
      <w:r w:rsidDel="00000000" w:rsidR="00000000" w:rsidRPr="00000000">
        <w:rPr>
          <w:rFonts w:ascii="Arial" w:cs="Arial" w:eastAsia="Arial" w:hAnsi="Arial"/>
          <w:rtl w:val="0"/>
        </w:rPr>
        <w:t xml:space="preserve">сессия, в которой одновременно действуют несколько ведущих, подразумевает способность настраиваться друг на друга, не прекращая своего действия.</w:t>
      </w:r>
    </w:p>
    <w:p w:rsidR="00000000" w:rsidDel="00000000" w:rsidP="00000000" w:rsidRDefault="00000000" w:rsidRPr="00000000" w14:paraId="00000045">
      <w:pPr>
        <w:ind w:left="720" w:firstLine="0"/>
        <w:rPr>
          <w:rFonts w:ascii="Alegreya Sans" w:cs="Alegreya Sans" w:eastAsia="Alegreya Sans" w:hAnsi="Alegrey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legreya Sans" w:cs="Alegreya Sans" w:eastAsia="Alegreya Sans" w:hAnsi="Alegreya Sans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Упражнения:</w:t>
      </w:r>
    </w:p>
    <w:p w:rsidR="00000000" w:rsidDel="00000000" w:rsidP="00000000" w:rsidRDefault="00000000" w:rsidRPr="00000000" w14:paraId="00000047">
      <w:pPr>
        <w:rPr>
          <w:rFonts w:ascii="Alegreya Sans" w:cs="Alegreya Sans" w:eastAsia="Alegreya Sans" w:hAnsi="Alegrey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>
          <w:b w:val="1"/>
          <w:bCs w:val="1"/>
        </w:rPr>
      </w:pPr>
      <w:bookmarkStart w:colFirst="0" w:colLast="0" w:name="_g4pbc8x405yn" w:id="4"/>
      <w:bookmarkEnd w:id="4"/>
      <w:r w:rsidDel="00000000" w:rsidR="00000000" w:rsidRPr="00000000">
        <w:rPr>
          <w:rtl w:val="0"/>
        </w:rPr>
        <w:t xml:space="preserve">2.1. </w:t>
      </w:r>
      <w:r w:rsidDel="00000000" w:rsidR="00000000" w:rsidRPr="00000000">
        <w:rPr>
          <w:b w:val="1"/>
          <w:bCs w:val="1"/>
          <w:rtl w:val="0"/>
        </w:rPr>
        <w:t xml:space="preserve">“Ритм” (40+ мин)</w:t>
      </w:r>
    </w:p>
    <w:p w:rsidR="00000000" w:rsidDel="00000000" w:rsidP="00000000" w:rsidRDefault="00000000" w:rsidRPr="00000000" w14:paraId="00000049">
      <w:pPr>
        <w:rPr>
          <w:rFonts w:ascii="Alegreya Sans" w:cs="Alegreya Sans" w:eastAsia="Alegreya Sans" w:hAnsi="Alegrey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От 1 до 3 ведущих для всего упражнения - из “главных по сессиям”. Все участники перед началом внимательно читают описание упражнения столько раз, сколько нужно для запоминания.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Парная, желательно, достаточно тёмная, в парной - молча. От начала и до конца процесса участники пар - А и Б - внимательно замечают изменения в своём состоянии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Ведущий отвечает за поддачу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и ритм </w:t>
      </w:r>
      <w:r w:rsidDel="00000000" w:rsidR="00000000" w:rsidRPr="00000000">
        <w:rPr>
          <w:rFonts w:ascii="Arial" w:cs="Arial" w:eastAsia="Arial" w:hAnsi="Arial"/>
          <w:rtl w:val="0"/>
        </w:rPr>
        <w:t xml:space="preserve">(см ниже). Остальные ведущие (если есть) просто наблюдают. Главные по поддаче сменяют друг друга между циклами (см ниже).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Отличия от 1.2: 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выбирается общее намерение группы на весь цикл,  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пары не сохраняются (можно меняться между циклами),</w:t>
      </w:r>
    </w:p>
    <w:p w:rsidR="00000000" w:rsidDel="00000000" w:rsidP="00000000" w:rsidRDefault="00000000" w:rsidRPr="00000000" w14:paraId="00000050">
      <w:pPr>
        <w:rPr>
          <w:rFonts w:ascii="Alegreya Sans" w:cs="Alegreya Sans" w:eastAsia="Alegreya Sans" w:hAnsi="Alegrey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Один из ведущих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открывает процесс</w:t>
      </w:r>
      <w:r w:rsidDel="00000000" w:rsidR="00000000" w:rsidRPr="00000000">
        <w:rPr>
          <w:rFonts w:ascii="Alegreya Sans" w:cs="Alegreya Sans" w:eastAsia="Alegreya Sans" w:hAnsi="Alegreya Sans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Alegreya Sans" w:cs="Alegreya Sans" w:eastAsia="Alegreya Sans" w:hAnsi="Alegreya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Цикл первый (10 мин): намерение -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движение снаружи вовнутрь: </w:t>
      </w:r>
      <w:r w:rsidDel="00000000" w:rsidR="00000000" w:rsidRPr="00000000">
        <w:rPr>
          <w:rFonts w:ascii="Arial" w:cs="Arial" w:eastAsia="Arial" w:hAnsi="Arial"/>
          <w:rtl w:val="0"/>
        </w:rPr>
        <w:t xml:space="preserve">погружение в себя, свою историю, внутрь.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“А” подготовили парную, пригласили “Б”, “Б” легли на полки. “А” привели себя в порядок.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Ведущий поддаёт.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У ведущего в руках веники, после подачи он начинает задавать ритм, негромко равномерно встряхивая веники в центре парной. Задача ведущего - слушать пространство и отвечать ему этим ритмом.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В каждой паре “А” начинает бесконтактное парение,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слушая ритм и следуя ему</w:t>
      </w:r>
      <w:r w:rsidDel="00000000" w:rsidR="00000000" w:rsidRPr="00000000">
        <w:rPr>
          <w:rFonts w:ascii="Alegreya Sans" w:cs="Alegreya Sans" w:eastAsia="Alegreya Sans" w:hAnsi="Alegreya Sans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Вторая поддача,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ведущий задаёт ритм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Простое контактное парение: “А” парит “Б”, слушая ритм и следуя ему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Третья поддача,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ведущий полностью в тишине и не задаёт ритм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Простое контактное парение: “А” парит “Б”, слушая всех остальных и встраиваясь в их ритм,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как капли дождя встраиваются в дождь.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Завершение процесса.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Вышли, обменялись впечатлениями внутри пары, записали инсайты, если нужно.</w:t>
      </w:r>
    </w:p>
    <w:p w:rsidR="00000000" w:rsidDel="00000000" w:rsidP="00000000" w:rsidRDefault="00000000" w:rsidRPr="00000000" w14:paraId="0000005D">
      <w:pPr>
        <w:ind w:left="720" w:firstLine="0"/>
        <w:rPr>
          <w:rFonts w:ascii="Alegreya Sans" w:cs="Alegreya Sans" w:eastAsia="Alegreya Sans" w:hAnsi="Alegrey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Сформировали новые пары (все “А” становятся “Б”)</w:t>
      </w:r>
    </w:p>
    <w:p w:rsidR="00000000" w:rsidDel="00000000" w:rsidP="00000000" w:rsidRDefault="00000000" w:rsidRPr="00000000" w14:paraId="0000005F">
      <w:pPr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legreya Sans" w:cs="Alegreya Sans" w:eastAsia="Alegreya Sans" w:hAnsi="Alegreya Sans"/>
          <w:rtl w:val="0"/>
        </w:rPr>
        <w:tab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Цикл второй (10 мин): намерение -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движение изнутри наружу: </w:t>
      </w:r>
      <w:r w:rsidDel="00000000" w:rsidR="00000000" w:rsidRPr="00000000">
        <w:rPr>
          <w:rFonts w:ascii="Arial" w:cs="Arial" w:eastAsia="Arial" w:hAnsi="Arial"/>
          <w:rtl w:val="0"/>
        </w:rPr>
        <w:t xml:space="preserve">проявление себя, раскрытие.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 остальном тот же процесс, что в первом цикле.</w:t>
      </w:r>
    </w:p>
    <w:p w:rsidR="00000000" w:rsidDel="00000000" w:rsidP="00000000" w:rsidRDefault="00000000" w:rsidRPr="00000000" w14:paraId="00000062">
      <w:pPr>
        <w:rPr>
          <w:rFonts w:ascii="Alegreya Sans" w:cs="Alegreya Sans" w:eastAsia="Alegreya Sans" w:hAnsi="Alegrey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Alegreya Sans" w:cs="Alegreya Sans" w:eastAsia="Alegreya Sans" w:hAnsi="Alegreya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После завершения цикла: отдохните, по кругу обсудите впечатления.</w:t>
      </w:r>
    </w:p>
    <w:p w:rsidR="00000000" w:rsidDel="00000000" w:rsidP="00000000" w:rsidRDefault="00000000" w:rsidRPr="00000000" w14:paraId="00000064">
      <w:pPr>
        <w:rPr>
          <w:rFonts w:ascii="Alegreya Sans" w:cs="Alegreya Sans" w:eastAsia="Alegreya Sans" w:hAnsi="Alegrey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legreya Sans" w:cs="Alegreya Sans" w:eastAsia="Alegreya Sans" w:hAnsi="Alegrey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legreya Sans" w:cs="Alegreya Sans" w:eastAsia="Alegreya Sans" w:hAnsi="Alegreya Sans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Пожалуйста, если будете записывать - пришлите мне ваши заметки или сделайте группу в телеграме, чтобы все дали обратную связь по упражнениям.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grey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ork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.me/technoshaman77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stagram.com/steamology.institute/" TargetMode="External"/><Relationship Id="rId7" Type="http://schemas.openxmlformats.org/officeDocument/2006/relationships/hyperlink" Target="https://t.me/steamologyinstitute" TargetMode="External"/><Relationship Id="rId8" Type="http://schemas.openxmlformats.org/officeDocument/2006/relationships/hyperlink" Target="https://www.instagram.com/antonleti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greyaSans-regular.ttf"/><Relationship Id="rId2" Type="http://schemas.openxmlformats.org/officeDocument/2006/relationships/font" Target="fonts/AlegreyaSans-bold.ttf"/><Relationship Id="rId3" Type="http://schemas.openxmlformats.org/officeDocument/2006/relationships/font" Target="fonts/AlegreyaSans-italic.ttf"/><Relationship Id="rId4" Type="http://schemas.openxmlformats.org/officeDocument/2006/relationships/font" Target="fonts/AlegreyaSans-boldItalic.ttf"/><Relationship Id="rId5" Type="http://schemas.openxmlformats.org/officeDocument/2006/relationships/font" Target="fonts/WorkSans-regular.ttf"/><Relationship Id="rId6" Type="http://schemas.openxmlformats.org/officeDocument/2006/relationships/font" Target="fonts/WorkSans-bold.ttf"/><Relationship Id="rId7" Type="http://schemas.openxmlformats.org/officeDocument/2006/relationships/font" Target="fonts/WorkSans-italic.ttf"/><Relationship Id="rId8" Type="http://schemas.openxmlformats.org/officeDocument/2006/relationships/font" Target="fonts/Work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